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with Track Changes</w:t>
      </w:r>
    </w:p>
    <w:p>
      <w:r>
        <w:t xml:space="preserve">This is normal text without any changes. </w:t>
      </w:r>
    </w:p>
    <w:p>
      <w:r>
        <w:t xml:space="preserve">This sentence has </w:t>
      </w:r>
      <w:ins w:id="0" w:author="Test User" w:date="2025-11-02T10:00:00Z">
        <w:r>
          <w:t>inserted text</w:t>
        </w:r>
      </w:ins>
      <w:r>
        <w:t xml:space="preserve"> in the middle.</w:t>
      </w:r>
    </w:p>
    <w:p>
      <w:r>
        <w:t xml:space="preserve">This sentence has </w:t>
      </w:r>
      <w:del w:id="1" w:author="Test User" w:date="2025-11-02T10:00:00Z">
        <w:r>
          <w:t>deleted text</w:t>
        </w:r>
      </w:del>
      <w:r>
        <w:t xml:space="preserve"> marked for removal.</w:t>
      </w:r>
    </w:p>
    <w:p>
      <w:r>
        <w:t xml:space="preserve">Multiple changes: </w:t>
      </w:r>
      <w:ins w:id="0" w:author="Test User" w:date="2025-11-02T10:00:00Z">
        <w:r>
          <w:t>added word</w:t>
        </w:r>
      </w:ins>
      <w:r>
        <w:t xml:space="preserve">, </w:t>
      </w:r>
      <w:del w:id="1" w:author="Test User" w:date="2025-11-02T10:00:00Z">
        <w:r>
          <w:t>removed word</w:t>
        </w:r>
      </w:del>
      <w:r>
        <w:t xml:space="preserve">, and </w:t>
      </w:r>
      <w:ins w:id="0" w:author="Test User" w:date="2025-11-02T10:00:00Z">
        <w:r>
          <w:t>another insertion</w:t>
        </w:r>
      </w:ins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